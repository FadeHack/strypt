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ins w:id="1" w:author="SYNTHETIC-INSERTER-0013" w:date="2021-03-04T05:06:07Z">
        <w:r>
          <w:t>PRESERVED-INSERTED-TEXT</w:t>
        </w:r>
      </w:ins>
      <w:del w:id="2" w:author="SYNTHETIC-DELETER-0014" w:date="2021-03-04T05:06:08Z">
        <w:r>
          <w:delText>PRESERVED-DELETED-TEXT</w:delText>
        </w:r>
      </w:del>
    </w:p>
  </w:body>
</w:document>
</file>